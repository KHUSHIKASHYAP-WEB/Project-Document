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62EA07B" w14:textId="77777777" w:rsidR="00396BE7" w:rsidRPr="00396BE7" w:rsidRDefault="00E5202B">
      <w:pPr>
        <w:pStyle w:val="Heading2"/>
        <w:pBdr>
          <w:top w:val="nil"/>
          <w:left w:val="nil"/>
          <w:bottom w:val="nil"/>
          <w:right w:val="nil"/>
          <w:between w:val="nil"/>
        </w:pBdr>
        <w:spacing w:before="0" w:line="288" w:lineRule="auto"/>
        <w:rPr>
          <w:rFonts w:ascii="Times New Roman" w:eastAsia="Times New Roman" w:hAnsi="Times New Roman" w:cs="Times New Roman"/>
          <w:color w:val="695D46"/>
          <w:sz w:val="24"/>
          <w:szCs w:val="24"/>
          <w:rPrChange w:id="0" w:author="Khushi Kashyap" w:date="2022-07-25T06:24:00Z">
            <w:rPr>
              <w:rFonts w:ascii="Open Sans" w:eastAsia="Open Sans" w:hAnsi="Open Sans" w:cs="Open Sans"/>
              <w:color w:val="695D46"/>
              <w:sz w:val="24"/>
              <w:szCs w:val="24"/>
            </w:rPr>
          </w:rPrChange>
        </w:rPr>
      </w:pPr>
      <w:bookmarkStart w:id="1" w:name="_z6ne0og04bp5" w:colFirst="0" w:colLast="0"/>
      <w:bookmarkEnd w:id="1"/>
      <w:r>
        <w:rPr>
          <w:rFonts w:ascii="Open Sans" w:eastAsia="Open Sans" w:hAnsi="Open Sans" w:cs="Open Sans"/>
          <w:noProof/>
          <w:color w:val="695D46"/>
          <w:sz w:val="24"/>
          <w:szCs w:val="24"/>
        </w:rPr>
        <w:drawing>
          <wp:inline distT="114300" distB="114300" distL="114300" distR="114300" wp14:anchorId="720131D4" wp14:editId="32E17991">
            <wp:extent cx="5916349" cy="104775"/>
            <wp:effectExtent l="0" t="0" r="0" b="0"/>
            <wp:docPr id="2" name="image1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orizontal line"/>
                    <pic:cNvPicPr preferRelativeResize="0"/>
                  </pic:nvPicPr>
                  <pic:blipFill>
                    <a:blip r:embed="rId7"/>
                    <a:srcRect b="-35184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695D46"/>
          <w:sz w:val="24"/>
          <w:szCs w:val="24"/>
          <w:rPrChange w:id="2" w:author="Khushi Kashyap" w:date="2022-07-25T06:24:00Z">
            <w:rPr>
              <w:rFonts w:ascii="Open Sans" w:eastAsia="Open Sans" w:hAnsi="Open Sans" w:cs="Open Sans"/>
              <w:color w:val="695D46"/>
              <w:sz w:val="24"/>
              <w:szCs w:val="24"/>
            </w:rPr>
          </w:rPrChange>
        </w:rPr>
        <w:t xml:space="preserve"> </w:t>
      </w:r>
    </w:p>
    <w:p w14:paraId="45CF3259" w14:textId="77777777" w:rsidR="00396BE7" w:rsidRPr="00396BE7" w:rsidRDefault="00E5202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rPrChange w:id="3" w:author="Khushi Kashyap" w:date="2022-07-25T06:24:00Z">
            <w:rPr/>
          </w:rPrChange>
        </w:rPr>
      </w:pPr>
      <w:r>
        <w:rPr>
          <w:noProof/>
        </w:rPr>
        <w:drawing>
          <wp:inline distT="114300" distB="114300" distL="114300" distR="114300" wp14:anchorId="0F018AB8" wp14:editId="49335C8E">
            <wp:extent cx="5972175" cy="3271838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71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CB6BDB" w14:textId="77777777" w:rsidR="00396BE7" w:rsidRPr="00396BE7" w:rsidRDefault="00E5202B">
      <w:pPr>
        <w:pStyle w:val="Title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rPrChange w:id="4" w:author="Khushi Kashyap" w:date="2022-07-25T06:24:00Z">
            <w:rPr/>
          </w:rPrChange>
        </w:rPr>
      </w:pPr>
      <w:bookmarkStart w:id="5" w:name="_3zmqhw2amsid" w:colFirst="0" w:colLast="0"/>
      <w:bookmarkEnd w:id="5"/>
      <w:r>
        <w:rPr>
          <w:rFonts w:ascii="Times New Roman" w:eastAsia="Times New Roman" w:hAnsi="Times New Roman" w:cs="Times New Roman"/>
          <w:rPrChange w:id="6" w:author="Khushi Kashyap" w:date="2022-07-25T06:24:00Z">
            <w:rPr/>
          </w:rPrChange>
        </w:rPr>
        <w:t>NETFLIX</w:t>
      </w:r>
    </w:p>
    <w:p w14:paraId="6EF57D22" w14:textId="77777777" w:rsidR="00396BE7" w:rsidRPr="00396BE7" w:rsidRDefault="00E5202B">
      <w:pPr>
        <w:pStyle w:val="Subtitle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rPrChange w:id="7" w:author="Khushi Kashyap" w:date="2022-07-25T06:24:00Z">
            <w:rPr/>
          </w:rPrChange>
        </w:rPr>
      </w:pPr>
      <w:bookmarkStart w:id="8" w:name="_ng30guuqqp2v" w:colFirst="0" w:colLast="0"/>
      <w:bookmarkEnd w:id="8"/>
      <w:r>
        <w:rPr>
          <w:rFonts w:ascii="Times New Roman" w:eastAsia="Times New Roman" w:hAnsi="Times New Roman" w:cs="Times New Roman"/>
          <w:rPrChange w:id="9" w:author="Khushi Kashyap" w:date="2022-07-25T06:24:00Z">
            <w:rPr/>
          </w:rPrChange>
        </w:rPr>
        <w:t>25.07.2022</w:t>
      </w:r>
    </w:p>
    <w:p w14:paraId="5ACE739E" w14:textId="77777777" w:rsidR="00396BE7" w:rsidRPr="00396BE7" w:rsidRDefault="00396BE7">
      <w:pPr>
        <w:pBdr>
          <w:top w:val="nil"/>
          <w:left w:val="nil"/>
          <w:bottom w:val="nil"/>
          <w:right w:val="nil"/>
          <w:between w:val="nil"/>
        </w:pBdr>
        <w:spacing w:before="0" w:after="1440"/>
        <w:rPr>
          <w:rFonts w:ascii="Times New Roman" w:eastAsia="Times New Roman" w:hAnsi="Times New Roman" w:cs="Times New Roman"/>
          <w:rPrChange w:id="10" w:author="Khushi Kashyap" w:date="2022-07-25T06:24:00Z">
            <w:rPr/>
          </w:rPrChange>
        </w:rPr>
      </w:pPr>
    </w:p>
    <w:p w14:paraId="3D364E63" w14:textId="77777777" w:rsidR="00396BE7" w:rsidRPr="00396BE7" w:rsidRDefault="00E5202B">
      <w:pPr>
        <w:pStyle w:val="Heading1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rPrChange w:id="11" w:author="Khushi Kashyap" w:date="2022-07-25T06:24:00Z">
            <w:rPr/>
          </w:rPrChange>
        </w:rPr>
      </w:pPr>
      <w:bookmarkStart w:id="12" w:name="_au51mny0sx6" w:colFirst="0" w:colLast="0"/>
      <w:bookmarkEnd w:id="12"/>
      <w:r>
        <w:rPr>
          <w:rFonts w:ascii="Times New Roman" w:eastAsia="Times New Roman" w:hAnsi="Times New Roman" w:cs="Times New Roman"/>
          <w:rPrChange w:id="13" w:author="Khushi Kashyap" w:date="2022-07-25T06:24:00Z">
            <w:rPr/>
          </w:rPrChange>
        </w:rPr>
        <w:t>Overview</w:t>
      </w:r>
    </w:p>
    <w:p w14:paraId="676A0B92" w14:textId="358B5465" w:rsidR="00396BE7" w:rsidRPr="00396BE7" w:rsidRDefault="00E5202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434343"/>
          <w:sz w:val="6"/>
          <w:szCs w:val="6"/>
          <w:rPrChange w:id="14" w:author="Khushi Kashyap" w:date="2022-07-25T06:24:00Z">
            <w:rPr>
              <w:color w:val="434343"/>
              <w:sz w:val="6"/>
              <w:szCs w:val="6"/>
            </w:rPr>
          </w:rPrChange>
        </w:rPr>
      </w:pPr>
      <w:r>
        <w:rPr>
          <w:rFonts w:ascii="Times New Roman" w:eastAsia="Times New Roman" w:hAnsi="Times New Roman" w:cs="Times New Roman"/>
          <w:color w:val="434343"/>
          <w:sz w:val="31"/>
          <w:szCs w:val="31"/>
          <w:rPrChange w:id="15" w:author="Khushi Kashyap" w:date="2022-07-25T06:24:00Z">
            <w:rPr>
              <w:rFonts w:ascii="Arial" w:eastAsia="Arial" w:hAnsi="Arial" w:cs="Arial"/>
              <w:color w:val="434343"/>
              <w:sz w:val="31"/>
              <w:szCs w:val="31"/>
            </w:rPr>
          </w:rPrChange>
        </w:rPr>
        <w:t>Netflix is a streaming service that offers a wide variety of award-winning TV shows, movies, anime, documentaries</w:t>
      </w:r>
      <w:r>
        <w:rPr>
          <w:rFonts w:ascii="Times New Roman" w:eastAsia="Times New Roman" w:hAnsi="Times New Roman" w:cs="Times New Roman"/>
          <w:color w:val="434343"/>
          <w:sz w:val="31"/>
          <w:szCs w:val="31"/>
        </w:rPr>
        <w:t>,</w:t>
      </w:r>
      <w:r>
        <w:rPr>
          <w:rFonts w:ascii="Times New Roman" w:eastAsia="Times New Roman" w:hAnsi="Times New Roman" w:cs="Times New Roman"/>
          <w:color w:val="434343"/>
          <w:sz w:val="31"/>
          <w:szCs w:val="31"/>
          <w:rPrChange w:id="16" w:author="Khushi Kashyap" w:date="2022-07-25T06:24:00Z">
            <w:rPr>
              <w:rFonts w:ascii="Arial" w:eastAsia="Arial" w:hAnsi="Arial" w:cs="Arial"/>
              <w:color w:val="434343"/>
              <w:sz w:val="31"/>
              <w:szCs w:val="31"/>
            </w:rPr>
          </w:rPrChange>
        </w:rPr>
        <w:t xml:space="preserve"> and more – on thousands of internet-connected devices.</w:t>
      </w:r>
      <w:r>
        <w:rPr>
          <w:rFonts w:ascii="Times New Roman" w:eastAsia="Times New Roman" w:hAnsi="Times New Roman" w:cs="Times New Roman"/>
          <w:color w:val="434343"/>
          <w:sz w:val="31"/>
          <w:szCs w:val="31"/>
        </w:rPr>
        <w:t xml:space="preserve"> </w:t>
      </w:r>
      <w:r>
        <w:rPr>
          <w:rFonts w:ascii="Times New Roman" w:eastAsia="Times New Roman" w:hAnsi="Times New Roman" w:cs="Times New Roman"/>
          <w:color w:val="434343"/>
          <w:sz w:val="31"/>
          <w:szCs w:val="31"/>
          <w:rPrChange w:id="17" w:author="Khushi Kashyap" w:date="2022-07-25T06:24:00Z">
            <w:rPr>
              <w:rFonts w:ascii="Arial" w:eastAsia="Arial" w:hAnsi="Arial" w:cs="Arial"/>
              <w:color w:val="434343"/>
              <w:sz w:val="31"/>
              <w:szCs w:val="31"/>
            </w:rPr>
          </w:rPrChange>
        </w:rPr>
        <w:t xml:space="preserve">You can watch as much as you want, whenever you want, without a single ad – all for one </w:t>
      </w:r>
      <w:r>
        <w:rPr>
          <w:rFonts w:ascii="Times New Roman" w:eastAsia="Times New Roman" w:hAnsi="Times New Roman" w:cs="Times New Roman"/>
          <w:color w:val="434343"/>
          <w:sz w:val="31"/>
          <w:szCs w:val="31"/>
          <w:rPrChange w:id="18" w:author="Khushi Kashyap" w:date="2022-07-25T06:24:00Z">
            <w:rPr>
              <w:rFonts w:ascii="Arial" w:eastAsia="Arial" w:hAnsi="Arial" w:cs="Arial"/>
              <w:color w:val="434343"/>
              <w:sz w:val="31"/>
              <w:szCs w:val="31"/>
            </w:rPr>
          </w:rPrChange>
        </w:rPr>
        <w:t>low monthly price. There's always something new to discover, and new TV shows and movies are added every week!</w:t>
      </w:r>
    </w:p>
    <w:p w14:paraId="6A4AD78C" w14:textId="77777777" w:rsidR="00396BE7" w:rsidRDefault="00396BE7">
      <w:pPr>
        <w:pStyle w:val="Heading1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</w:rPr>
      </w:pPr>
      <w:bookmarkStart w:id="19" w:name="_ytkgvcdobsrv" w:colFirst="0" w:colLast="0"/>
      <w:bookmarkEnd w:id="19"/>
    </w:p>
    <w:p w14:paraId="543C0B32" w14:textId="77777777" w:rsidR="00396BE7" w:rsidRPr="00396BE7" w:rsidRDefault="00E5202B">
      <w:pPr>
        <w:pStyle w:val="Heading1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rPrChange w:id="20" w:author="Khushi Kashyap" w:date="2022-07-25T06:24:00Z">
            <w:rPr/>
          </w:rPrChange>
        </w:rPr>
      </w:pPr>
      <w:bookmarkStart w:id="21" w:name="_16mfjggsa2n5" w:colFirst="0" w:colLast="0"/>
      <w:bookmarkEnd w:id="21"/>
      <w:r>
        <w:rPr>
          <w:rFonts w:ascii="Times New Roman" w:eastAsia="Times New Roman" w:hAnsi="Times New Roman" w:cs="Times New Roman"/>
          <w:rPrChange w:id="22" w:author="Khushi Kashyap" w:date="2022-07-25T06:24:00Z">
            <w:rPr/>
          </w:rPrChange>
        </w:rPr>
        <w:t>Goals</w:t>
      </w:r>
    </w:p>
    <w:p w14:paraId="1E86683D" w14:textId="77777777" w:rsidR="00396BE7" w:rsidRDefault="00E5202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Times New Roman" w:eastAsia="Times New Roman" w:hAnsi="Times New Roman" w:cs="Times New Roman"/>
          <w:rPrChange w:id="23" w:author="Khushi Kashyap" w:date="2022-07-25T06:24:00Z">
            <w:rPr/>
          </w:rPrChange>
        </w:rPr>
        <w:t>Login Page</w:t>
      </w:r>
    </w:p>
    <w:p w14:paraId="2559B54B" w14:textId="77777777" w:rsidR="00396BE7" w:rsidRPr="00396BE7" w:rsidRDefault="00E5202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rPrChange w:id="24" w:author="Khushi Kashyap" w:date="2022-07-25T06:24:00Z">
            <w:rPr/>
          </w:rPrChange>
        </w:rPr>
      </w:pPr>
      <w:r>
        <w:rPr>
          <w:rFonts w:ascii="Times New Roman" w:eastAsia="Times New Roman" w:hAnsi="Times New Roman" w:cs="Times New Roman"/>
          <w:rPrChange w:id="25" w:author="Khushi Kashyap" w:date="2022-07-25T06:24:00Z">
            <w:rPr/>
          </w:rPrChange>
        </w:rPr>
        <w:t>Subscription Page</w:t>
      </w:r>
    </w:p>
    <w:p w14:paraId="7D8CBC82" w14:textId="77777777" w:rsidR="00396BE7" w:rsidRPr="00396BE7" w:rsidRDefault="00E5202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rPrChange w:id="26" w:author="Khushi Kashyap" w:date="2022-07-25T06:24:00Z">
            <w:rPr/>
          </w:rPrChange>
        </w:rPr>
      </w:pPr>
      <w:r>
        <w:rPr>
          <w:rFonts w:ascii="Times New Roman" w:eastAsia="Times New Roman" w:hAnsi="Times New Roman" w:cs="Times New Roman"/>
          <w:rPrChange w:id="27" w:author="Khushi Kashyap" w:date="2022-07-25T06:24:00Z">
            <w:rPr/>
          </w:rPrChange>
        </w:rPr>
        <w:t>Payment Page</w:t>
      </w:r>
    </w:p>
    <w:p w14:paraId="1B28C542" w14:textId="77777777" w:rsidR="00396BE7" w:rsidRPr="00396BE7" w:rsidRDefault="00E5202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rPrChange w:id="28" w:author="Khushi Kashyap" w:date="2022-07-25T06:24:00Z">
            <w:rPr/>
          </w:rPrChange>
        </w:rPr>
      </w:pPr>
      <w:r>
        <w:rPr>
          <w:rFonts w:ascii="Times New Roman" w:eastAsia="Times New Roman" w:hAnsi="Times New Roman" w:cs="Times New Roman"/>
          <w:rPrChange w:id="29" w:author="Khushi Kashyap" w:date="2022-07-25T06:24:00Z">
            <w:rPr/>
          </w:rPrChange>
        </w:rPr>
        <w:t>Streaming Page</w:t>
      </w:r>
    </w:p>
    <w:p w14:paraId="06243C89" w14:textId="77777777" w:rsidR="00396BE7" w:rsidRPr="00396BE7" w:rsidRDefault="00E5202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rPrChange w:id="30" w:author="Khushi Kashyap" w:date="2022-07-25T06:24:00Z">
            <w:rPr/>
          </w:rPrChange>
        </w:rPr>
      </w:pPr>
      <w:r>
        <w:rPr>
          <w:rFonts w:ascii="Times New Roman" w:eastAsia="Times New Roman" w:hAnsi="Times New Roman" w:cs="Times New Roman"/>
          <w:rPrChange w:id="31" w:author="Khushi Kashyap" w:date="2022-07-25T06:24:00Z">
            <w:rPr/>
          </w:rPrChange>
        </w:rPr>
        <w:t>Login and Logout Page</w:t>
      </w:r>
    </w:p>
    <w:p w14:paraId="37331927" w14:textId="77777777" w:rsidR="00396BE7" w:rsidRPr="00396BE7" w:rsidRDefault="00E5202B">
      <w:pPr>
        <w:pStyle w:val="Heading1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rPrChange w:id="32" w:author="Khushi Kashyap" w:date="2022-07-25T06:24:00Z">
            <w:rPr/>
          </w:rPrChange>
        </w:rPr>
      </w:pPr>
      <w:bookmarkStart w:id="33" w:name="_4p7xi5bvhxdr" w:colFirst="0" w:colLast="0"/>
      <w:bookmarkEnd w:id="33"/>
      <w:r>
        <w:rPr>
          <w:rFonts w:ascii="Times New Roman" w:eastAsia="Times New Roman" w:hAnsi="Times New Roman" w:cs="Times New Roman"/>
          <w:rPrChange w:id="34" w:author="Khushi Kashyap" w:date="2022-07-25T06:24:00Z">
            <w:rPr/>
          </w:rPrChange>
        </w:rPr>
        <w:t>Specifications</w:t>
      </w:r>
    </w:p>
    <w:p w14:paraId="3E58CEA6" w14:textId="77777777" w:rsidR="00396BE7" w:rsidRDefault="00E5202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ins w:id="35" w:author="Khushi Kashyap" w:date="2022-07-25T06:27:00Z"/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rPrChange w:id="36" w:author="Khushi Kashyap" w:date="2022-07-25T06:24:00Z">
            <w:rPr/>
          </w:rPrChange>
        </w:rPr>
        <w:t>Login Page</w:t>
      </w:r>
    </w:p>
    <w:p w14:paraId="6FFC9C34" w14:textId="1C29B1C5" w:rsidR="00396BE7" w:rsidRPr="00396BE7" w:rsidRDefault="00E5202B" w:rsidP="00E5202B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rPr>
          <w:del w:id="37" w:author="Khushi Kashyap" w:date="2022-07-25T06:27:00Z"/>
          <w:rFonts w:ascii="Arial" w:eastAsia="Arial" w:hAnsi="Arial" w:cs="Arial"/>
          <w:color w:val="000000"/>
          <w:rPrChange w:id="38" w:author="Khushi Kashyap" w:date="2022-07-25T06:24:00Z">
            <w:rPr>
              <w:del w:id="39" w:author="Khushi Kashyap" w:date="2022-07-25T06:27:00Z"/>
            </w:rPr>
          </w:rPrChange>
        </w:rPr>
        <w:pPrChange w:id="40" w:author="Khushi Kashyap" w:date="2022-07-25T06:24:00Z">
          <w:pPr>
            <w:numPr>
              <w:numId w:val="1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720" w:hanging="360"/>
          </w:pPr>
        </w:pPrChange>
      </w:pPr>
      <w:r>
        <w:rPr>
          <w:rFonts w:ascii="Times New Roman" w:eastAsia="Times New Roman" w:hAnsi="Times New Roman" w:cs="Times New Roman"/>
        </w:rPr>
        <w:t>The login</w:t>
      </w:r>
      <w:r>
        <w:rPr>
          <w:rFonts w:ascii="Times New Roman" w:eastAsia="Times New Roman" w:hAnsi="Times New Roman" w:cs="Times New Roman"/>
          <w:rPrChange w:id="41" w:author="Khushi Kashyap" w:date="2022-07-25T06:24:00Z">
            <w:rPr/>
          </w:rPrChange>
        </w:rPr>
        <w:t xml:space="preserve"> page is for logging into the </w:t>
      </w:r>
      <w:r>
        <w:rPr>
          <w:rFonts w:ascii="Times New Roman" w:eastAsia="Times New Roman" w:hAnsi="Times New Roman" w:cs="Times New Roman"/>
        </w:rPr>
        <w:t>platform</w:t>
      </w:r>
    </w:p>
    <w:p w14:paraId="4901784B" w14:textId="77777777" w:rsidR="00396BE7" w:rsidRPr="00396BE7" w:rsidRDefault="00396BE7" w:rsidP="00E5202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rPrChange w:id="42" w:author="Khushi Kashyap" w:date="2022-07-25T06:24:00Z">
            <w:rPr/>
          </w:rPrChange>
        </w:rPr>
        <w:pPrChange w:id="43" w:author="Khushi Kashyap" w:date="2022-07-25T16:20:00Z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/>
          </w:pPr>
        </w:pPrChange>
      </w:pPr>
    </w:p>
    <w:p w14:paraId="5870A365" w14:textId="77777777" w:rsidR="00396BE7" w:rsidRDefault="00E5202B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rPrChange w:id="44" w:author="Khushi Kashyap" w:date="2022-07-25T06:24:00Z">
            <w:rPr/>
          </w:rPrChange>
        </w:rPr>
        <w:t>Subscription Page</w:t>
      </w:r>
    </w:p>
    <w:p w14:paraId="5412BC34" w14:textId="5123427A" w:rsidR="00396BE7" w:rsidRPr="00E5202B" w:rsidRDefault="00E5202B" w:rsidP="00E5202B">
      <w:pPr>
        <w:ind w:left="720"/>
        <w:rPr>
          <w:rFonts w:ascii="Arial" w:eastAsia="Arial" w:hAnsi="Arial" w:cs="Arial"/>
          <w:color w:val="000000"/>
          <w:rPrChange w:id="45" w:author="Khushi Kashyap" w:date="2022-07-25T06:24:00Z">
            <w:rPr/>
          </w:rPrChange>
        </w:rPr>
      </w:pPr>
      <w:r>
        <w:rPr>
          <w:rFonts w:ascii="Times New Roman" w:eastAsia="Times New Roman" w:hAnsi="Times New Roman" w:cs="Times New Roman"/>
        </w:rPr>
        <w:t>The subscription</w:t>
      </w:r>
      <w:r>
        <w:rPr>
          <w:rFonts w:ascii="Times New Roman" w:eastAsia="Times New Roman" w:hAnsi="Times New Roman" w:cs="Times New Roman"/>
          <w:rPrChange w:id="46" w:author="Khushi Kashyap" w:date="2022-07-25T06:24:00Z">
            <w:rPr/>
          </w:rPrChange>
        </w:rPr>
        <w:t xml:space="preserve"> page is for viewing and selecting a plan as per the needs of the customers</w:t>
      </w:r>
    </w:p>
    <w:p w14:paraId="6DCAF779" w14:textId="77777777" w:rsidR="00396BE7" w:rsidRDefault="00E5202B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rPrChange w:id="47" w:author="Khushi Kashyap" w:date="2022-07-25T06:24:00Z">
            <w:rPr/>
          </w:rPrChange>
        </w:rPr>
        <w:t>Payment Page</w:t>
      </w:r>
    </w:p>
    <w:p w14:paraId="652BD8DB" w14:textId="6D61BDE1" w:rsidR="00396BE7" w:rsidRPr="00E5202B" w:rsidRDefault="00E5202B" w:rsidP="00E5202B">
      <w:pPr>
        <w:ind w:left="720"/>
        <w:rPr>
          <w:rFonts w:ascii="Arial" w:eastAsia="Arial" w:hAnsi="Arial" w:cs="Arial"/>
          <w:color w:val="000000"/>
          <w:rPrChange w:id="48" w:author="Khushi Kashyap" w:date="2022-07-25T06:24:00Z">
            <w:rPr/>
          </w:rPrChange>
        </w:rPr>
      </w:pPr>
      <w:r>
        <w:rPr>
          <w:rFonts w:ascii="Times New Roman" w:eastAsia="Times New Roman" w:hAnsi="Times New Roman" w:cs="Times New Roman"/>
        </w:rPr>
        <w:t>The payment page displays and uses</w:t>
      </w:r>
      <w:r>
        <w:rPr>
          <w:rFonts w:ascii="Times New Roman" w:eastAsia="Times New Roman" w:hAnsi="Times New Roman" w:cs="Times New Roman"/>
          <w:rPrChange w:id="49" w:author="Khushi Kashyap" w:date="2022-07-25T06:24:00Z">
            <w:rPr/>
          </w:rPrChange>
        </w:rPr>
        <w:t xml:space="preserve"> several options available for making </w:t>
      </w:r>
      <w:r>
        <w:rPr>
          <w:rFonts w:ascii="Times New Roman" w:eastAsia="Times New Roman" w:hAnsi="Times New Roman" w:cs="Times New Roman"/>
        </w:rPr>
        <w:t>payments</w:t>
      </w:r>
      <w:r>
        <w:rPr>
          <w:rFonts w:ascii="Times New Roman" w:eastAsia="Times New Roman" w:hAnsi="Times New Roman" w:cs="Times New Roman"/>
          <w:rPrChange w:id="50" w:author="Khushi Kashyap" w:date="2022-07-25T06:24:00Z">
            <w:rPr/>
          </w:rPrChange>
        </w:rPr>
        <w:t xml:space="preserve"> for a particular subscription plan.</w:t>
      </w:r>
    </w:p>
    <w:p w14:paraId="5E2B3980" w14:textId="77777777" w:rsidR="00396BE7" w:rsidRDefault="00E5202B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rPrChange w:id="51" w:author="Khushi Kashyap" w:date="2022-07-25T06:24:00Z">
            <w:rPr/>
          </w:rPrChange>
        </w:rPr>
        <w:t>Streaming Page</w:t>
      </w:r>
    </w:p>
    <w:p w14:paraId="1913ABB5" w14:textId="294003E9" w:rsidR="00396BE7" w:rsidRPr="00E5202B" w:rsidRDefault="00E5202B" w:rsidP="00E5202B">
      <w:pPr>
        <w:ind w:left="720"/>
        <w:rPr>
          <w:rFonts w:ascii="Arial" w:eastAsia="Arial" w:hAnsi="Arial" w:cs="Arial"/>
          <w:color w:val="000000"/>
          <w:rPrChange w:id="52" w:author="Khushi Kashyap" w:date="2022-07-25T06:24:00Z">
            <w:rPr/>
          </w:rPrChange>
        </w:rPr>
      </w:pPr>
      <w:r>
        <w:rPr>
          <w:rFonts w:ascii="Times New Roman" w:eastAsia="Times New Roman" w:hAnsi="Times New Roman" w:cs="Times New Roman"/>
        </w:rPr>
        <w:t>The streaming</w:t>
      </w:r>
      <w:r>
        <w:rPr>
          <w:rFonts w:ascii="Times New Roman" w:eastAsia="Times New Roman" w:hAnsi="Times New Roman" w:cs="Times New Roman"/>
          <w:rPrChange w:id="53" w:author="Khushi Kashyap" w:date="2022-07-25T06:24:00Z">
            <w:rPr/>
          </w:rPrChange>
        </w:rPr>
        <w:t xml:space="preserve"> page is for displaying </w:t>
      </w:r>
      <w:r>
        <w:rPr>
          <w:rFonts w:ascii="Times New Roman" w:eastAsia="Times New Roman" w:hAnsi="Times New Roman" w:cs="Times New Roman"/>
          <w:rPrChange w:id="54" w:author="Khushi Kashyap" w:date="2022-07-25T06:24:00Z">
            <w:rPr/>
          </w:rPrChange>
        </w:rPr>
        <w:t>new releases and recommended shows and movies and many such options.</w:t>
      </w:r>
    </w:p>
    <w:p w14:paraId="22AF0869" w14:textId="77777777" w:rsidR="00396BE7" w:rsidRDefault="00E5202B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rPrChange w:id="55" w:author="Khushi Kashyap" w:date="2022-07-25T06:24:00Z">
            <w:rPr/>
          </w:rPrChange>
        </w:rPr>
        <w:t>Login and L</w:t>
      </w:r>
      <w:r>
        <w:rPr>
          <w:rFonts w:ascii="Times New Roman" w:eastAsia="Times New Roman" w:hAnsi="Times New Roman" w:cs="Times New Roman"/>
          <w:rPrChange w:id="56" w:author="Khushi Kashyap" w:date="2022-07-25T06:24:00Z">
            <w:rPr/>
          </w:rPrChange>
        </w:rPr>
        <w:t>ogout Page</w:t>
      </w:r>
    </w:p>
    <w:p w14:paraId="2FE26CD4" w14:textId="3C363E89" w:rsidR="00396BE7" w:rsidRPr="00396BE7" w:rsidRDefault="00E5202B">
      <w:pPr>
        <w:ind w:left="720"/>
        <w:rPr>
          <w:rFonts w:ascii="Arial" w:eastAsia="Arial" w:hAnsi="Arial" w:cs="Arial"/>
          <w:color w:val="000000"/>
          <w:rPrChange w:id="57" w:author="Khushi Kashyap" w:date="2022-07-25T06:24:00Z">
            <w:rPr/>
          </w:rPrChange>
        </w:rPr>
      </w:pPr>
      <w:r>
        <w:rPr>
          <w:rFonts w:ascii="Times New Roman" w:eastAsia="Times New Roman" w:hAnsi="Times New Roman" w:cs="Times New Roman"/>
        </w:rPr>
        <w:t>By</w:t>
      </w:r>
      <w:r>
        <w:rPr>
          <w:rFonts w:ascii="Times New Roman" w:eastAsia="Times New Roman" w:hAnsi="Times New Roman" w:cs="Times New Roman"/>
          <w:rPrChange w:id="58" w:author="Khushi Kashyap" w:date="2022-07-25T06:24:00Z">
            <w:rPr/>
          </w:rPrChange>
        </w:rPr>
        <w:t xml:space="preserve"> simply logging out of the </w:t>
      </w:r>
      <w:r>
        <w:rPr>
          <w:rFonts w:ascii="Times New Roman" w:eastAsia="Times New Roman" w:hAnsi="Times New Roman" w:cs="Times New Roman"/>
        </w:rPr>
        <w:t>platform</w:t>
      </w:r>
    </w:p>
    <w:p w14:paraId="1C75BBD6" w14:textId="77777777" w:rsidR="00396BE7" w:rsidRPr="00396BE7" w:rsidRDefault="00396BE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rPrChange w:id="59" w:author="Khushi Kashyap" w:date="2022-07-25T06:24:00Z">
            <w:rPr/>
          </w:rPrChange>
        </w:rPr>
      </w:pPr>
    </w:p>
    <w:p w14:paraId="6BB3CAC5" w14:textId="77777777" w:rsidR="00396BE7" w:rsidRPr="00396BE7" w:rsidRDefault="00396BE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rPrChange w:id="60" w:author="Khushi Kashyap" w:date="2022-07-25T06:24:00Z">
            <w:rPr/>
          </w:rPrChange>
        </w:rPr>
      </w:pPr>
    </w:p>
    <w:p w14:paraId="6B76D316" w14:textId="77777777" w:rsidR="00396BE7" w:rsidRPr="00396BE7" w:rsidRDefault="00E5202B">
      <w:pPr>
        <w:pStyle w:val="Heading1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rPrChange w:id="61" w:author="Khushi Kashyap" w:date="2022-07-25T06:24:00Z">
            <w:rPr/>
          </w:rPrChange>
        </w:rPr>
      </w:pPr>
      <w:bookmarkStart w:id="62" w:name="_yyrhu7ml5bea" w:colFirst="0" w:colLast="0"/>
      <w:bookmarkEnd w:id="62"/>
      <w:r>
        <w:rPr>
          <w:rFonts w:ascii="Times New Roman" w:eastAsia="Times New Roman" w:hAnsi="Times New Roman" w:cs="Times New Roman"/>
          <w:rPrChange w:id="63" w:author="Khushi Kashyap" w:date="2022-07-25T06:24:00Z">
            <w:rPr/>
          </w:rPrChange>
        </w:rPr>
        <w:t>Technologies used in Netflix</w:t>
      </w:r>
    </w:p>
    <w:p w14:paraId="488CE602" w14:textId="77777777" w:rsidR="00396BE7" w:rsidRDefault="00E5202B">
      <w:pPr>
        <w:pStyle w:val="Heading2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bookmarkStart w:id="64" w:name="_p2nityf5kx5q" w:colFirst="0" w:colLast="0"/>
      <w:bookmarkEnd w:id="64"/>
      <w:r>
        <w:rPr>
          <w:rFonts w:ascii="Times New Roman" w:eastAsia="Times New Roman" w:hAnsi="Times New Roman" w:cs="Times New Roman"/>
          <w:rPrChange w:id="65" w:author="Khushi Kashyap" w:date="2022-07-25T06:24:00Z">
            <w:rPr/>
          </w:rPrChange>
        </w:rPr>
        <w:t>Front-End</w:t>
      </w:r>
    </w:p>
    <w:p w14:paraId="6060ADAC" w14:textId="77777777" w:rsidR="00396BE7" w:rsidRPr="00396BE7" w:rsidRDefault="00E5202B">
      <w:pPr>
        <w:ind w:left="720"/>
        <w:rPr>
          <w:rFonts w:ascii="Times New Roman" w:eastAsia="Times New Roman" w:hAnsi="Times New Roman" w:cs="Times New Roman"/>
          <w:rPrChange w:id="66" w:author="Khushi Kashyap" w:date="2022-07-25T06:24:00Z">
            <w:rPr/>
          </w:rPrChange>
        </w:rPr>
      </w:pPr>
      <w:r>
        <w:rPr>
          <w:rFonts w:ascii="Times New Roman" w:eastAsia="Times New Roman" w:hAnsi="Times New Roman" w:cs="Times New Roman"/>
          <w:rPrChange w:id="67" w:author="Khushi Kashyap" w:date="2022-07-25T06:24:00Z">
            <w:rPr/>
          </w:rPrChange>
        </w:rPr>
        <w:t>1. HTML</w:t>
      </w:r>
    </w:p>
    <w:p w14:paraId="77F37C3E" w14:textId="77777777" w:rsidR="00396BE7" w:rsidRPr="00396BE7" w:rsidRDefault="00E5202B">
      <w:pPr>
        <w:ind w:left="720"/>
        <w:rPr>
          <w:rFonts w:ascii="Times New Roman" w:eastAsia="Times New Roman" w:hAnsi="Times New Roman" w:cs="Times New Roman"/>
          <w:rPrChange w:id="68" w:author="Khushi Kashyap" w:date="2022-07-25T06:24:00Z">
            <w:rPr/>
          </w:rPrChange>
        </w:rPr>
      </w:pPr>
      <w:r>
        <w:rPr>
          <w:rFonts w:ascii="Times New Roman" w:eastAsia="Times New Roman" w:hAnsi="Times New Roman" w:cs="Times New Roman"/>
          <w:rPrChange w:id="69" w:author="Khushi Kashyap" w:date="2022-07-25T06:24:00Z">
            <w:rPr/>
          </w:rPrChange>
        </w:rPr>
        <w:t>2. CSS</w:t>
      </w:r>
    </w:p>
    <w:p w14:paraId="52F251C8" w14:textId="77777777" w:rsidR="00396BE7" w:rsidRPr="00396BE7" w:rsidRDefault="00E5202B">
      <w:pPr>
        <w:ind w:left="720"/>
        <w:rPr>
          <w:rFonts w:ascii="Times New Roman" w:eastAsia="Times New Roman" w:hAnsi="Times New Roman" w:cs="Times New Roman"/>
          <w:rPrChange w:id="70" w:author="Khushi Kashyap" w:date="2022-07-25T06:24:00Z">
            <w:rPr/>
          </w:rPrChange>
        </w:rPr>
      </w:pPr>
      <w:r>
        <w:rPr>
          <w:rFonts w:ascii="Times New Roman" w:eastAsia="Times New Roman" w:hAnsi="Times New Roman" w:cs="Times New Roman"/>
          <w:rPrChange w:id="71" w:author="Khushi Kashyap" w:date="2022-07-25T06:24:00Z">
            <w:rPr/>
          </w:rPrChange>
        </w:rPr>
        <w:lastRenderedPageBreak/>
        <w:t>3. Bootstrap</w:t>
      </w:r>
    </w:p>
    <w:p w14:paraId="353837DB" w14:textId="77777777" w:rsidR="00396BE7" w:rsidRPr="00396BE7" w:rsidRDefault="00E5202B">
      <w:pPr>
        <w:ind w:left="720"/>
        <w:rPr>
          <w:rFonts w:ascii="Times New Roman" w:eastAsia="Times New Roman" w:hAnsi="Times New Roman" w:cs="Times New Roman"/>
          <w:rPrChange w:id="72" w:author="Khushi Kashyap" w:date="2022-07-25T06:24:00Z">
            <w:rPr/>
          </w:rPrChange>
        </w:rPr>
      </w:pPr>
      <w:r>
        <w:rPr>
          <w:rFonts w:ascii="Times New Roman" w:eastAsia="Times New Roman" w:hAnsi="Times New Roman" w:cs="Times New Roman"/>
          <w:rPrChange w:id="73" w:author="Khushi Kashyap" w:date="2022-07-25T06:24:00Z">
            <w:rPr/>
          </w:rPrChange>
        </w:rPr>
        <w:t>4. React</w:t>
      </w:r>
    </w:p>
    <w:p w14:paraId="48C38A00" w14:textId="77777777" w:rsidR="00396BE7" w:rsidRDefault="00E5202B">
      <w:pPr>
        <w:pStyle w:val="Heading2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bookmarkStart w:id="74" w:name="_f348nccksryu" w:colFirst="0" w:colLast="0"/>
      <w:bookmarkEnd w:id="74"/>
      <w:r>
        <w:rPr>
          <w:rFonts w:ascii="Times New Roman" w:eastAsia="Times New Roman" w:hAnsi="Times New Roman" w:cs="Times New Roman"/>
          <w:rPrChange w:id="75" w:author="Khushi Kashyap" w:date="2022-07-25T06:24:00Z">
            <w:rPr/>
          </w:rPrChange>
        </w:rPr>
        <w:t>Backend</w:t>
      </w:r>
    </w:p>
    <w:p w14:paraId="1091F9BF" w14:textId="6AE4B48A" w:rsidR="00396BE7" w:rsidRPr="00396BE7" w:rsidRDefault="00E5202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rPrChange w:id="76" w:author="Khushi Kashyap" w:date="2022-07-25T06:24:00Z">
            <w:rPr/>
          </w:rPrChange>
        </w:rPr>
      </w:pPr>
      <w:r>
        <w:rPr>
          <w:rFonts w:ascii="Times New Roman" w:eastAsia="Times New Roman" w:hAnsi="Times New Roman" w:cs="Times New Roman"/>
          <w:rPrChange w:id="77" w:author="Khushi Kashyap" w:date="2022-07-25T06:24:00Z">
            <w:rPr/>
          </w:rPrChange>
        </w:rPr>
        <w:t xml:space="preserve">1. </w:t>
      </w:r>
      <w:r>
        <w:rPr>
          <w:rFonts w:ascii="Times New Roman" w:eastAsia="Times New Roman" w:hAnsi="Times New Roman" w:cs="Times New Roman"/>
          <w:rPrChange w:id="78" w:author="Khushi Kashyap" w:date="2022-07-25T06:24:00Z">
            <w:rPr>
              <w:rFonts w:ascii="Times New Roman" w:eastAsia="Times New Roman" w:hAnsi="Times New Roman" w:cs="Times New Roman"/>
            </w:rPr>
          </w:rPrChange>
        </w:rPr>
        <w:t>NodeJS</w:t>
      </w:r>
    </w:p>
    <w:p w14:paraId="4B26BC66" w14:textId="77777777" w:rsidR="00396BE7" w:rsidRPr="00396BE7" w:rsidRDefault="00E5202B">
      <w:pPr>
        <w:pStyle w:val="Heading2"/>
        <w:numPr>
          <w:ilvl w:val="0"/>
          <w:numId w:val="3"/>
        </w:numPr>
        <w:rPr>
          <w:rFonts w:ascii="Times New Roman" w:eastAsia="Times New Roman" w:hAnsi="Times New Roman" w:cs="Times New Roman"/>
          <w:rPrChange w:id="79" w:author="Khushi Kashyap" w:date="2022-07-25T06:24:00Z">
            <w:rPr/>
          </w:rPrChange>
        </w:rPr>
      </w:pPr>
      <w:bookmarkStart w:id="80" w:name="_xufutwopehp4" w:colFirst="0" w:colLast="0"/>
      <w:bookmarkEnd w:id="80"/>
      <w:r>
        <w:rPr>
          <w:rFonts w:ascii="Times New Roman" w:eastAsia="Times New Roman" w:hAnsi="Times New Roman" w:cs="Times New Roman"/>
          <w:rPrChange w:id="81" w:author="Khushi Kashyap" w:date="2022-07-25T06:24:00Z">
            <w:rPr/>
          </w:rPrChange>
        </w:rPr>
        <w:t>Database</w:t>
      </w:r>
    </w:p>
    <w:p w14:paraId="28166EBF" w14:textId="77777777" w:rsidR="00396BE7" w:rsidRPr="00396BE7" w:rsidRDefault="00E5202B">
      <w:pPr>
        <w:ind w:left="720"/>
        <w:rPr>
          <w:rFonts w:ascii="Times New Roman" w:eastAsia="Times New Roman" w:hAnsi="Times New Roman" w:cs="Times New Roman"/>
          <w:rPrChange w:id="82" w:author="Khushi Kashyap" w:date="2022-07-25T06:24:00Z">
            <w:rPr/>
          </w:rPrChange>
        </w:rPr>
      </w:pPr>
      <w:r>
        <w:rPr>
          <w:rFonts w:ascii="Times New Roman" w:eastAsia="Times New Roman" w:hAnsi="Times New Roman" w:cs="Times New Roman"/>
          <w:rPrChange w:id="83" w:author="Khushi Kashyap" w:date="2022-07-25T06:24:00Z">
            <w:rPr/>
          </w:rPrChange>
        </w:rPr>
        <w:t>1. MongoDB</w:t>
      </w:r>
    </w:p>
    <w:p w14:paraId="7FA3591E" w14:textId="77777777" w:rsidR="00396BE7" w:rsidRPr="00396BE7" w:rsidRDefault="00E5202B">
      <w:pPr>
        <w:pStyle w:val="Heading2"/>
        <w:numPr>
          <w:ilvl w:val="0"/>
          <w:numId w:val="3"/>
        </w:numPr>
        <w:rPr>
          <w:rFonts w:ascii="Times New Roman" w:eastAsia="Times New Roman" w:hAnsi="Times New Roman" w:cs="Times New Roman"/>
          <w:rPrChange w:id="84" w:author="Khushi Kashyap" w:date="2022-07-25T06:24:00Z">
            <w:rPr/>
          </w:rPrChange>
        </w:rPr>
      </w:pPr>
      <w:bookmarkStart w:id="85" w:name="_77la17p8bo17" w:colFirst="0" w:colLast="0"/>
      <w:bookmarkEnd w:id="85"/>
      <w:r>
        <w:rPr>
          <w:rFonts w:ascii="Times New Roman" w:eastAsia="Times New Roman" w:hAnsi="Times New Roman" w:cs="Times New Roman"/>
          <w:rPrChange w:id="86" w:author="Khushi Kashyap" w:date="2022-07-25T06:24:00Z">
            <w:rPr/>
          </w:rPrChange>
        </w:rPr>
        <w:t>Code Compilers</w:t>
      </w:r>
    </w:p>
    <w:p w14:paraId="389EDBE5" w14:textId="77777777" w:rsidR="00396BE7" w:rsidRPr="00396BE7" w:rsidRDefault="00E5202B">
      <w:pPr>
        <w:ind w:left="720"/>
        <w:rPr>
          <w:rFonts w:ascii="Times New Roman" w:eastAsia="Times New Roman" w:hAnsi="Times New Roman" w:cs="Times New Roman"/>
          <w:rPrChange w:id="87" w:author="Khushi Kashyap" w:date="2022-07-25T06:24:00Z">
            <w:rPr/>
          </w:rPrChange>
        </w:rPr>
      </w:pPr>
      <w:r>
        <w:rPr>
          <w:rFonts w:ascii="Times New Roman" w:eastAsia="Times New Roman" w:hAnsi="Times New Roman" w:cs="Times New Roman"/>
          <w:rPrChange w:id="88" w:author="Khushi Kashyap" w:date="2022-07-25T06:24:00Z">
            <w:rPr/>
          </w:rPrChange>
        </w:rPr>
        <w:t>1. Visual Studio Code</w:t>
      </w:r>
    </w:p>
    <w:p w14:paraId="4166ADBE" w14:textId="77777777" w:rsidR="00396BE7" w:rsidRPr="00396BE7" w:rsidRDefault="00E5202B">
      <w:pPr>
        <w:ind w:left="720"/>
        <w:rPr>
          <w:rFonts w:ascii="Times New Roman" w:eastAsia="Times New Roman" w:hAnsi="Times New Roman" w:cs="Times New Roman"/>
          <w:rPrChange w:id="89" w:author="Khushi Kashyap" w:date="2022-07-25T06:24:00Z">
            <w:rPr/>
          </w:rPrChange>
        </w:rPr>
      </w:pPr>
      <w:r>
        <w:rPr>
          <w:rFonts w:ascii="Times New Roman" w:eastAsia="Times New Roman" w:hAnsi="Times New Roman" w:cs="Times New Roman"/>
          <w:rPrChange w:id="90" w:author="Khushi Kashyap" w:date="2022-07-25T06:24:00Z">
            <w:rPr/>
          </w:rPrChange>
        </w:rPr>
        <w:t>2. Git bash</w:t>
      </w:r>
    </w:p>
    <w:p w14:paraId="1B242BCA" w14:textId="2F75CF12" w:rsidR="00396BE7" w:rsidRPr="00396BE7" w:rsidRDefault="00E5202B">
      <w:pPr>
        <w:ind w:left="720"/>
        <w:rPr>
          <w:rFonts w:ascii="Times New Roman" w:eastAsia="Times New Roman" w:hAnsi="Times New Roman" w:cs="Times New Roman"/>
          <w:rPrChange w:id="91" w:author="Khushi Kashyap" w:date="2022-07-25T06:24:00Z">
            <w:rPr/>
          </w:rPrChange>
        </w:rPr>
      </w:pPr>
      <w:r>
        <w:rPr>
          <w:rFonts w:ascii="Times New Roman" w:eastAsia="Times New Roman" w:hAnsi="Times New Roman" w:cs="Times New Roman"/>
          <w:rPrChange w:id="92" w:author="Khushi Kashyap" w:date="2022-07-25T06:24:00Z">
            <w:rPr/>
          </w:rPrChange>
        </w:rPr>
        <w:t xml:space="preserve">3. </w:t>
      </w:r>
      <w:r>
        <w:rPr>
          <w:rFonts w:ascii="Times New Roman" w:eastAsia="Times New Roman" w:hAnsi="Times New Roman" w:cs="Times New Roman"/>
          <w:rPrChange w:id="93" w:author="Khushi Kashyap" w:date="2022-07-25T06:24:00Z">
            <w:rPr>
              <w:rFonts w:ascii="Times New Roman" w:eastAsia="Times New Roman" w:hAnsi="Times New Roman" w:cs="Times New Roman"/>
            </w:rPr>
          </w:rPrChange>
        </w:rPr>
        <w:t>GitHub</w:t>
      </w:r>
    </w:p>
    <w:p w14:paraId="55B0AF16" w14:textId="77777777" w:rsidR="00396BE7" w:rsidRPr="00396BE7" w:rsidRDefault="00396BE7">
      <w:pPr>
        <w:rPr>
          <w:rFonts w:ascii="Times New Roman" w:eastAsia="Times New Roman" w:hAnsi="Times New Roman" w:cs="Times New Roman"/>
          <w:rPrChange w:id="94" w:author="Khushi Kashyap" w:date="2022-07-25T06:24:00Z">
            <w:rPr/>
          </w:rPrChange>
        </w:rPr>
      </w:pPr>
    </w:p>
    <w:p w14:paraId="7639BC80" w14:textId="77777777" w:rsidR="00396BE7" w:rsidRPr="00396BE7" w:rsidRDefault="00396BE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rPrChange w:id="95" w:author="Khushi Kashyap" w:date="2022-07-25T06:24:00Z">
            <w:rPr/>
          </w:rPrChange>
        </w:rPr>
      </w:pPr>
    </w:p>
    <w:p w14:paraId="20016EB7" w14:textId="77777777" w:rsidR="00396BE7" w:rsidRPr="00396BE7" w:rsidRDefault="00396BE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rPrChange w:id="96" w:author="Khushi Kashyap" w:date="2022-07-25T06:24:00Z">
            <w:rPr/>
          </w:rPrChange>
        </w:rPr>
      </w:pPr>
    </w:p>
    <w:sectPr w:rsidR="00396BE7" w:rsidRPr="00396BE7">
      <w:headerReference w:type="default" r:id="rId9"/>
      <w:headerReference w:type="first" r:id="rId10"/>
      <w:footerReference w:type="first" r:id="rId11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94B89C" w14:textId="77777777" w:rsidR="00000000" w:rsidRDefault="00E5202B">
      <w:pPr>
        <w:spacing w:before="0" w:line="240" w:lineRule="auto"/>
      </w:pPr>
      <w:r>
        <w:separator/>
      </w:r>
    </w:p>
  </w:endnote>
  <w:endnote w:type="continuationSeparator" w:id="0">
    <w:p w14:paraId="7ABBFD34" w14:textId="77777777" w:rsidR="00000000" w:rsidRDefault="00E5202B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PT Sans Narrow">
    <w:charset w:val="00"/>
    <w:family w:val="swiss"/>
    <w:pitch w:val="variable"/>
    <w:sig w:usb0="A00002EF" w:usb1="5000204B" w:usb2="00000000" w:usb3="00000000" w:csb0="00000097" w:csb1="00000000"/>
  </w:font>
  <w:font w:name="Trebuchet MS">
    <w:panose1 w:val="020B0603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E5EF7" w14:textId="77777777" w:rsidR="00396BE7" w:rsidRDefault="00396BE7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7297C4" w14:textId="77777777" w:rsidR="00000000" w:rsidRDefault="00E5202B">
      <w:pPr>
        <w:spacing w:before="0" w:line="240" w:lineRule="auto"/>
      </w:pPr>
      <w:r>
        <w:separator/>
      </w:r>
    </w:p>
  </w:footnote>
  <w:footnote w:type="continuationSeparator" w:id="0">
    <w:p w14:paraId="3B77255E" w14:textId="77777777" w:rsidR="00000000" w:rsidRDefault="00E5202B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28E39" w14:textId="7AB9136B" w:rsidR="00396BE7" w:rsidRDefault="00E5202B">
    <w:pPr>
      <w:pStyle w:val="Subtitle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97" w:name="_9nvcibv3gama" w:colFirst="0" w:colLast="0"/>
    <w:bookmarkEnd w:id="97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</w:p>
  <w:p w14:paraId="32F7143F" w14:textId="77777777" w:rsidR="00396BE7" w:rsidRDefault="00E5202B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</w:rPr>
      <w:drawing>
        <wp:inline distT="114300" distB="114300" distL="114300" distR="114300" wp14:anchorId="79AE1FD2" wp14:editId="2807B4F9">
          <wp:extent cx="5916349" cy="104775"/>
          <wp:effectExtent l="0" t="0" r="0" b="0"/>
          <wp:docPr id="1" name="image2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horizontal line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A4109" w14:textId="77777777" w:rsidR="00396BE7" w:rsidRDefault="00396BE7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311EA"/>
    <w:multiLevelType w:val="multilevel"/>
    <w:tmpl w:val="E6284E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C4402B1"/>
    <w:multiLevelType w:val="multilevel"/>
    <w:tmpl w:val="BFACA2A4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E986C33"/>
    <w:multiLevelType w:val="multilevel"/>
    <w:tmpl w:val="825CA1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128231992">
    <w:abstractNumId w:val="0"/>
  </w:num>
  <w:num w:numId="2" w16cid:durableId="191579074">
    <w:abstractNumId w:val="2"/>
  </w:num>
  <w:num w:numId="3" w16cid:durableId="8354155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6BE7"/>
    <w:rsid w:val="00396BE7"/>
    <w:rsid w:val="00E52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6CC51"/>
  <w15:docId w15:val="{BFB5AFC6-332A-45B5-BAB1-E45E327B9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en-US" w:bidi="hi-IN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173</Words>
  <Characters>990</Characters>
  <Application>Microsoft Office Word</Application>
  <DocSecurity>0</DocSecurity>
  <Lines>8</Lines>
  <Paragraphs>2</Paragraphs>
  <ScaleCrop>false</ScaleCrop>
  <Company/>
  <LinksUpToDate>false</LinksUpToDate>
  <CharactersWithSpaces>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renu rani</cp:lastModifiedBy>
  <cp:revision>2</cp:revision>
  <dcterms:created xsi:type="dcterms:W3CDTF">2022-07-28T07:47:00Z</dcterms:created>
  <dcterms:modified xsi:type="dcterms:W3CDTF">2022-07-28T07:47:00Z</dcterms:modified>
</cp:coreProperties>
</file>